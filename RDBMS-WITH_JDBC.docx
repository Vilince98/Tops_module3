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36A41" w14:textId="364A460D" w:rsidR="00BA0B8A" w:rsidRPr="00BA0B8A" w:rsidRDefault="00BA0B8A" w:rsidP="00BA0B8A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MODULE 3</w:t>
      </w:r>
    </w:p>
    <w:p w14:paraId="7BA09EC8" w14:textId="6A77CA29" w:rsidR="00092BF3" w:rsidRPr="00E70BAF" w:rsidRDefault="00E70B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0BAF">
        <w:rPr>
          <w:rFonts w:ascii="Times New Roman" w:hAnsi="Times New Roman" w:cs="Times New Roman"/>
          <w:b/>
          <w:bCs/>
          <w:sz w:val="24"/>
          <w:szCs w:val="24"/>
        </w:rPr>
        <w:t>Q-1) select unique job from EMP table.</w:t>
      </w:r>
    </w:p>
    <w:p w14:paraId="00D457F3" w14:textId="0BD1F7C0" w:rsidR="00E70BAF" w:rsidRPr="00E70BAF" w:rsidRDefault="00E70B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0BAF">
        <w:rPr>
          <w:rFonts w:ascii="Times New Roman" w:hAnsi="Times New Roman" w:cs="Times New Roman"/>
          <w:b/>
          <w:bCs/>
          <w:sz w:val="24"/>
          <w:szCs w:val="24"/>
        </w:rPr>
        <w:t>Query: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DISTINCT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job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1FA8CB" w14:textId="54846D2F" w:rsidR="00E70BAF" w:rsidRDefault="00E70B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0BAF">
        <w:rPr>
          <w:rFonts w:ascii="Times New Roman" w:hAnsi="Times New Roman" w:cs="Times New Roman"/>
          <w:b/>
          <w:bCs/>
          <w:sz w:val="24"/>
          <w:szCs w:val="24"/>
        </w:rPr>
        <w:t>Out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E70BAF">
        <w:rPr>
          <w:rFonts w:ascii="Times New Roman" w:hAnsi="Times New Roman" w:cs="Times New Roman"/>
          <w:b/>
          <w:bCs/>
          <w:sz w:val="24"/>
          <w:szCs w:val="24"/>
        </w:rPr>
        <w:t>ut: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80213B2" w14:textId="2B20A45A" w:rsidR="00E70BAF" w:rsidRDefault="00E70BAF" w:rsidP="00E70BA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0BA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4DCFA3" wp14:editId="2A2369DF">
            <wp:extent cx="3346622" cy="1994002"/>
            <wp:effectExtent l="0" t="0" r="6350" b="6350"/>
            <wp:docPr id="182728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81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5F7B" w14:textId="77777777" w:rsidR="00E70BAF" w:rsidRDefault="00E70BAF" w:rsidP="00E70BA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8C4AA" w14:textId="5FFFF9E3" w:rsidR="00E70BAF" w:rsidRPr="00E70BAF" w:rsidRDefault="00E70BAF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0BAF">
        <w:rPr>
          <w:rFonts w:ascii="Times New Roman" w:hAnsi="Times New Roman" w:cs="Times New Roman"/>
          <w:b/>
          <w:bCs/>
          <w:sz w:val="24"/>
          <w:szCs w:val="24"/>
        </w:rPr>
        <w:t>Q-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70BAF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>
        <w:rPr>
          <w:rFonts w:ascii="Times New Roman" w:hAnsi="Times New Roman" w:cs="Times New Roman"/>
          <w:b/>
          <w:bCs/>
          <w:sz w:val="24"/>
          <w:szCs w:val="24"/>
        </w:rPr>
        <w:t>List the details of the emps in asc order of the Dptons and desc of jobs?</w:t>
      </w:r>
    </w:p>
    <w:p w14:paraId="71FD63DA" w14:textId="5B4CF426" w:rsidR="00E70BAF" w:rsidRPr="00E70BAF" w:rsidRDefault="00E70BAF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0BAF">
        <w:rPr>
          <w:rFonts w:ascii="Times New Roman" w:hAnsi="Times New Roman" w:cs="Times New Roman"/>
          <w:b/>
          <w:bCs/>
          <w:sz w:val="24"/>
          <w:szCs w:val="24"/>
        </w:rPr>
        <w:t>Query: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dept_no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job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0ECA7F2" w14:textId="77777777" w:rsidR="00E70BAF" w:rsidRDefault="00E70BAF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0BAF">
        <w:rPr>
          <w:rFonts w:ascii="Times New Roman" w:hAnsi="Times New Roman" w:cs="Times New Roman"/>
          <w:b/>
          <w:bCs/>
          <w:sz w:val="24"/>
          <w:szCs w:val="24"/>
        </w:rPr>
        <w:t>Out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E70BAF">
        <w:rPr>
          <w:rFonts w:ascii="Times New Roman" w:hAnsi="Times New Roman" w:cs="Times New Roman"/>
          <w:b/>
          <w:bCs/>
          <w:sz w:val="24"/>
          <w:szCs w:val="24"/>
        </w:rPr>
        <w:t>ut: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5E9511A" w14:textId="2A1F103C" w:rsidR="00E70BAF" w:rsidRDefault="00E70BAF" w:rsidP="00E70BA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0BA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BE9E80" wp14:editId="1AA71CC2">
            <wp:extent cx="5731510" cy="2786380"/>
            <wp:effectExtent l="0" t="0" r="2540" b="0"/>
            <wp:docPr id="8630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1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4451" w14:textId="77777777" w:rsidR="00E70BAF" w:rsidRDefault="00E70BAF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C9369A" w14:textId="77777777" w:rsidR="00E70BAF" w:rsidRDefault="00E70BAF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BF2AF1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46EE00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DD11AC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088B67" w14:textId="479C230F" w:rsidR="00E70BAF" w:rsidRDefault="00E70BAF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Q-3) Display all the unique job groups in the descending order?</w:t>
      </w:r>
    </w:p>
    <w:p w14:paraId="47E6CD81" w14:textId="07936488" w:rsidR="00E70BAF" w:rsidRDefault="00E70BAF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  <w:hyperlink r:id="rId1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DISTINCT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job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job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F28199B" w14:textId="7A23F480" w:rsidR="00E70BAF" w:rsidRDefault="00E70BAF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88F7F81" w14:textId="5B2F8363" w:rsidR="00E70BAF" w:rsidRDefault="00E70BAF" w:rsidP="00E70BA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0BA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D066B9" wp14:editId="7E01A769">
            <wp:extent cx="3473629" cy="2114659"/>
            <wp:effectExtent l="0" t="0" r="0" b="0"/>
            <wp:docPr id="154513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34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0413" w14:textId="77777777" w:rsidR="00E70BAF" w:rsidRDefault="00E70BAF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A289E7" w14:textId="7874DB90" w:rsidR="00E70BAF" w:rsidRDefault="00E70BAF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Q-4) List the emps who joined before 1981.</w:t>
      </w:r>
    </w:p>
    <w:p w14:paraId="5473CF04" w14:textId="163E2FFE" w:rsidR="00E70BAF" w:rsidRDefault="00E70BAF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</w:p>
    <w:p w14:paraId="6ED5C8CB" w14:textId="0C0634BD" w:rsidR="00E70BAF" w:rsidRDefault="00E70BAF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4F003F9" w14:textId="7777777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876AC5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34B8AF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966516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09CAC5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073AF0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36D3B8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A8271F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674774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B02BF8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11F188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93F505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1010C7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64CE99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6CB1BD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13EFFF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80E0F4" w14:textId="2A5C1FCF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Q-5) List the Empno, Ename, sal, daily sal of all emps in the order of ansal.</w:t>
      </w:r>
    </w:p>
    <w:p w14:paraId="104B7C9C" w14:textId="4484CA11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  <w:hyperlink r:id="rId12" w:tgtFrame="mysql_doc" w:history="1">
        <w:r w:rsidR="00191C16">
          <w:rPr>
            <w:rFonts w:ascii="Courier New" w:hAnsi="Courier New" w:cs="Courier New"/>
            <w:color w:val="0000FF"/>
            <w:sz w:val="20"/>
            <w:szCs w:val="20"/>
            <w:shd w:val="clear" w:color="auto" w:fill="E5E5E5"/>
          </w:rPr>
          <w:br/>
        </w:r>
        <w:r w:rsidR="00191C1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emp_no</w:t>
      </w:r>
      <w:r w:rsidR="00191C1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e_name</w:t>
      </w:r>
      <w:r w:rsidR="00191C1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 Monthly_Salary</w:t>
      </w:r>
      <w:r w:rsidR="00191C1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sal/30 Daily_Salary</w:t>
      </w:r>
      <w:r w:rsidR="00191C1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</w:t>
      </w:r>
      <w:r w:rsidR="00191C1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91C16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12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Anual_Salary </w:t>
      </w:r>
      <w:r w:rsidR="00191C1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 </w:t>
      </w:r>
      <w:r w:rsidR="00191C1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91C1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Anual_Salary </w:t>
      </w:r>
      <w:r w:rsidR="00191C1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 w:rsidR="00191C1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AF8355A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CB94B43" w14:textId="49DFCE0F" w:rsidR="00191C16" w:rsidRDefault="00191C16" w:rsidP="00191C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91C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9F0EDA4" wp14:editId="3ABBEDFF">
            <wp:extent cx="5731510" cy="3143885"/>
            <wp:effectExtent l="0" t="0" r="2540" b="0"/>
            <wp:docPr id="53508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895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E7C4" w14:textId="7777777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A31B2A" w14:textId="5A1B9738" w:rsidR="00191C16" w:rsidRDefault="00191C16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63ED3A" w14:textId="14272121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Q-6) List the Empno, Enmae, Sal, Exp of all emps working for Mgr 7839.</w:t>
      </w:r>
    </w:p>
    <w:p w14:paraId="4CFB4B10" w14:textId="75170503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  <w:hyperlink r:id="rId14" w:tgtFrame="mysql_doc" w:history="1">
        <w:r w:rsidR="00191C1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emp_no</w:t>
      </w:r>
      <w:r w:rsidR="00191C1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e_name</w:t>
      </w:r>
      <w:r w:rsidR="00191C1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 </w:t>
      </w:r>
      <w:r w:rsidR="00191C1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 </w:t>
      </w:r>
      <w:r w:rsidR="00191C1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mgr</w:t>
      </w:r>
      <w:r w:rsidR="00191C1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91C16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7839</w:t>
      </w:r>
      <w:r w:rsidR="00191C1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F7B76A2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FD3755E" w14:textId="4FBFD534" w:rsidR="00191C16" w:rsidRDefault="00191C16" w:rsidP="00191C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91C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D630D27" wp14:editId="2BFC3BCE">
            <wp:extent cx="4095961" cy="1346269"/>
            <wp:effectExtent l="0" t="0" r="0" b="6350"/>
            <wp:docPr id="201322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220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06B2" w14:textId="7777777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1F234A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D64EA8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D66111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75AB8D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41E18E" w14:textId="0117F8FF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Q-7) Display all the details of the emps whos Comm. Is more their Sal?</w:t>
      </w:r>
    </w:p>
    <w:p w14:paraId="1F7BC03B" w14:textId="3B9AFC24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  <w:hyperlink r:id="rId16" w:tgtFrame="mysql_doc" w:history="1">
        <w:r w:rsidR="00191C1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91C1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91C1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91C1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`employee`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91C1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comm </w:t>
      </w:r>
      <w:r w:rsidR="00191C1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</w:t>
      </w:r>
      <w:r w:rsidR="00191C1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98A506A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5949139" w14:textId="69ACA347" w:rsidR="00191C16" w:rsidRDefault="00191C16" w:rsidP="00191C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91C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F00C6B1" wp14:editId="0B4574B4">
            <wp:extent cx="5731510" cy="638175"/>
            <wp:effectExtent l="0" t="0" r="2540" b="9525"/>
            <wp:docPr id="54231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10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361D" w14:textId="7777777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C5C9BD" w14:textId="4635A1D0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Q-8) List the emps who are either ‘CLERK’ or ‘ANALYST’ in the Desc order.</w:t>
      </w:r>
    </w:p>
    <w:p w14:paraId="5D48D6AB" w14:textId="522D29A6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  <w:hyperlink r:id="rId18" w:tgtFrame="mysql_doc" w:history="1">
        <w:r w:rsidR="00191C1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91C1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91C1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91C1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`employee`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91C1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job</w:t>
      </w:r>
      <w:r w:rsidR="00191C1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91C1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'CLERK'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9" w:tgtFrame="mysql_doc" w:history="1">
        <w:r w:rsidR="00191C1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job</w:t>
      </w:r>
      <w:r w:rsidR="00191C1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91C1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'ANALYST'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91C1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91C1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job </w:t>
      </w:r>
      <w:r w:rsidR="00191C1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 w:rsidR="00191C1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E603377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2744F0E" w14:textId="706BE244" w:rsidR="00191C16" w:rsidRDefault="00191C16" w:rsidP="00191C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91C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5D43C97" wp14:editId="4A0E8884">
            <wp:extent cx="5731510" cy="1093470"/>
            <wp:effectExtent l="0" t="0" r="2540" b="0"/>
            <wp:docPr id="91826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685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18A2" w14:textId="7777777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BA4996" w14:textId="4013C165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Q-9) List the emps who Annual sal ranging from 22000 and 45000.</w:t>
      </w:r>
    </w:p>
    <w:p w14:paraId="2C110A06" w14:textId="724CD118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  <w:hyperlink r:id="rId21" w:tgtFrame="mysql_doc" w:history="1">
        <w:r w:rsidR="00191C1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91C1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91C1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sal</w:t>
      </w:r>
      <w:r w:rsidR="00191C1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91C16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12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91C1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91C1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`employee`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91C1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</w:t>
      </w:r>
      <w:r w:rsidR="00191C1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91C16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12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91C1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91C16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22000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2" w:tgtFrame="mysql_doc" w:history="1">
        <w:r w:rsidR="00191C1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91C16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45000</w:t>
      </w:r>
      <w:r w:rsidR="00191C1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4BA4C4B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62CD200" w14:textId="0559FD19" w:rsidR="00191C16" w:rsidRDefault="00191C16" w:rsidP="00191C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91C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84F5CC1" wp14:editId="42620D59">
            <wp:extent cx="5731510" cy="1340485"/>
            <wp:effectExtent l="0" t="0" r="2540" b="0"/>
            <wp:docPr id="171336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675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6614" w14:textId="7777777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51C03F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921A39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30D648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B57541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5FF741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803F83" w14:textId="424FAD7A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Q-10) List the Enames those are starting with ‘S’ and with five characters.</w:t>
      </w:r>
    </w:p>
    <w:p w14:paraId="00F23A9A" w14:textId="5F2FF770" w:rsidR="002C455E" w:rsidRPr="00191C16" w:rsidRDefault="002C455E" w:rsidP="002C455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  <w:hyperlink r:id="rId24" w:tgtFrame="mysql_doc" w:history="1">
        <w:r w:rsidR="00191C1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e_name </w:t>
      </w:r>
      <w:r w:rsidR="00191C1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 </w:t>
      </w:r>
      <w:r w:rsidR="00191C1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e_name </w:t>
      </w:r>
      <w:hyperlink r:id="rId25" w:tgtFrame="mysql_doc" w:history="1">
        <w:r w:rsidR="00191C1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91C1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'S%'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6" w:tgtFrame="mysql_doc" w:history="1">
        <w:r w:rsidR="00191C1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length</w:t>
      </w:r>
      <w:r w:rsidR="00191C16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e_name</w:t>
      </w:r>
      <w:r w:rsidR="00191C16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91C1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91C1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91C16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</w:t>
      </w:r>
      <w:r w:rsidR="00191C1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7BEC88F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DE6A154" w14:textId="6BE06D44" w:rsidR="00191C16" w:rsidRDefault="00191C16" w:rsidP="00191C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91C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BCCB168" wp14:editId="16BEA53F">
            <wp:extent cx="2908449" cy="1079555"/>
            <wp:effectExtent l="0" t="0" r="6350" b="6350"/>
            <wp:docPr id="62959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937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E761" w14:textId="77777777" w:rsidR="002C455E" w:rsidRDefault="002C455E" w:rsidP="00191C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E2F8BD" w14:textId="0D3C9F55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Q-11) List the emps whose Empno not starting digit 78.</w:t>
      </w:r>
    </w:p>
    <w:p w14:paraId="75A211C7" w14:textId="7CD55D6B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  <w:hyperlink r:id="rId28" w:tgtFrame="mysql_doc" w:history="1">
        <w:r w:rsidR="00AA2D7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AA2D7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A2D7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AA2D7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A2D7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A2D7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 </w:t>
      </w:r>
      <w:r w:rsidR="00AA2D7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A2D7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emp_no </w:t>
      </w:r>
      <w:hyperlink r:id="rId29" w:tgtFrame="mysql_doc" w:history="1">
        <w:r w:rsidR="00AA2D7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AA2D7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0" w:tgtFrame="mysql_doc" w:history="1">
        <w:r w:rsidR="00AA2D7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AA2D7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A2D7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'78%'</w:t>
      </w:r>
      <w:r w:rsidR="00AA2D7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590FF59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816CABA" w14:textId="58B057C4" w:rsidR="00191C16" w:rsidRDefault="00AA2D7E" w:rsidP="00191C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2D7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23D7F1" wp14:editId="119B5EE9">
            <wp:extent cx="5731510" cy="2339975"/>
            <wp:effectExtent l="0" t="0" r="2540" b="3175"/>
            <wp:docPr id="154549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999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4A89" w14:textId="7777777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F48F1A" w14:textId="7F0FC90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Q-12) List all Clearks of Deptno 20.</w:t>
      </w:r>
    </w:p>
    <w:p w14:paraId="69A63FCD" w14:textId="2BEF56B2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  <w:hyperlink r:id="rId32" w:tgtFrame="mysql_doc" w:history="1">
        <w:r w:rsidR="00AA2D7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AA2D7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A2D7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AA2D7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A2D7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A2D7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 </w:t>
      </w:r>
      <w:r w:rsidR="00AA2D7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A2D7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job</w:t>
      </w:r>
      <w:r w:rsidR="00AA2D7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AA2D7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'CLERK'</w:t>
      </w:r>
      <w:r w:rsidR="00AA2D7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3" w:tgtFrame="mysql_doc" w:history="1">
        <w:r w:rsidR="00AA2D7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AA2D7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dept_no</w:t>
      </w:r>
      <w:r w:rsidR="00AA2D7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AA2D7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</w:t>
      </w:r>
      <w:r w:rsidR="00AA2D7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EA9DA0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DEC8A37" w14:textId="2EC967C8" w:rsidR="00AA2D7E" w:rsidRDefault="00AA2D7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2D7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F9F2058" wp14:editId="1652C3BC">
            <wp:extent cx="5731510" cy="901700"/>
            <wp:effectExtent l="0" t="0" r="2540" b="0"/>
            <wp:docPr id="184229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941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DE69" w14:textId="7777777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CB6A2C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9E0D7F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3141DD" w14:textId="52D8D8C5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Q-13) List the Emps who are senior to their own MGRS.</w:t>
      </w:r>
    </w:p>
    <w:p w14:paraId="423B7B62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</w:p>
    <w:p w14:paraId="7EF9433A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DB3B535" w14:textId="7777777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17DB00" w14:textId="349D2909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Q-14) List the Emps of Deptno 20 who’s Jobs are same as Deptno 10.</w:t>
      </w:r>
    </w:p>
    <w:p w14:paraId="1CD2B857" w14:textId="1805D17A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  <w:r w:rsidR="009C4A79" w:rsidRPr="007E22F5">
        <w:rPr>
          <w:rFonts w:ascii="Times New Roman" w:hAnsi="Times New Roman" w:cs="Times New Roman"/>
          <w:sz w:val="24"/>
        </w:rPr>
        <w:t>SELECT * FROM employee WHERE deptno = 20 AND job IN (SELECT DISTINCT job FROM employee WHERE deptno = 10);</w:t>
      </w:r>
    </w:p>
    <w:p w14:paraId="5AF6AEDB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159DA1F" w14:textId="06FCEE16" w:rsidR="00AA2D7E" w:rsidRDefault="00AA2D7E" w:rsidP="00AA2D7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2D7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0468847" wp14:editId="0DD0A74A">
            <wp:extent cx="5731510" cy="622300"/>
            <wp:effectExtent l="0" t="0" r="2540" b="6350"/>
            <wp:docPr id="204209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990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E96B" w14:textId="7777777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C965C1" w14:textId="371B135F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Q-15) List the Emps whos Sal is same as FORD or SMITH in desc oeder of sal,</w:t>
      </w:r>
    </w:p>
    <w:p w14:paraId="60E7CA06" w14:textId="63C3A079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  <w:ins w:id="0" w:author="VILINCE PATEL" w:date="2023-05-26T00:31:00Z"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fldChar w:fldCharType="begin"/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instrText xml:space="preserve"> HYPERLINK "http://localhost/phpmyadmin/url.php?url=https://dev.mysql.com/doc/refman/8.0/en/select.html" \t "mysql_doc" </w:instrText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fldChar w:fldCharType="separate"/>
        </w:r>
        <w:r w:rsidR="009C4A7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fldChar w:fldCharType="end"/>
        </w:r>
        <w:r w:rsidR="009C4A79">
          <w:rPr>
            <w:rFonts w:ascii="Courier New" w:hAnsi="Courier New" w:cs="Courier New"/>
            <w:color w:val="444444"/>
            <w:sz w:val="20"/>
            <w:szCs w:val="20"/>
            <w:shd w:val="clear" w:color="auto" w:fill="E5E5E5"/>
          </w:rPr>
          <w:t> </w:t>
        </w:r>
        <w:r w:rsidR="009C4A79">
          <w:rPr>
            <w:rStyle w:val="cm-operator"/>
            <w:rFonts w:ascii="Courier New" w:hAnsi="Courier New" w:cs="Courier New"/>
            <w:color w:val="FF00FF"/>
            <w:sz w:val="20"/>
            <w:szCs w:val="20"/>
            <w:shd w:val="clear" w:color="auto" w:fill="E5E5E5"/>
          </w:rPr>
          <w:t>*</w:t>
        </w:r>
        <w:r w:rsidR="009C4A79">
          <w:rPr>
            <w:rFonts w:ascii="Courier New" w:hAnsi="Courier New" w:cs="Courier New"/>
            <w:color w:val="444444"/>
            <w:sz w:val="20"/>
            <w:szCs w:val="20"/>
            <w:shd w:val="clear" w:color="auto" w:fill="E5E5E5"/>
          </w:rPr>
          <w:t> </w:t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t>FROM</w:t>
        </w:r>
        <w:r w:rsidR="009C4A79">
          <w:rPr>
            <w:rFonts w:ascii="Courier New" w:hAnsi="Courier New" w:cs="Courier New"/>
            <w:color w:val="444444"/>
            <w:sz w:val="20"/>
            <w:szCs w:val="20"/>
            <w:shd w:val="clear" w:color="auto" w:fill="E5E5E5"/>
          </w:rPr>
          <w:t> employee </w:t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t>WHERE</w:t>
        </w:r>
        <w:r w:rsidR="009C4A79">
          <w:rPr>
            <w:rFonts w:ascii="Courier New" w:hAnsi="Courier New" w:cs="Courier New"/>
            <w:color w:val="444444"/>
            <w:sz w:val="20"/>
            <w:szCs w:val="20"/>
            <w:shd w:val="clear" w:color="auto" w:fill="E5E5E5"/>
          </w:rPr>
          <w:t> sal </w:t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fldChar w:fldCharType="begin"/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instrText xml:space="preserve"> HYPERLINK "http://localhost/phpmyadmin/url.php?url=https://dev.mysql.com/doc/refman/8.0/en/comparison-operators.html%23function_in" \t "mysql_doc" </w:instrText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fldChar w:fldCharType="separate"/>
        </w:r>
        <w:r w:rsidR="009C4A7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fldChar w:fldCharType="end"/>
        </w:r>
        <w:r w:rsidR="009C4A79">
          <w:rPr>
            <w:rStyle w:val="cm-bracket"/>
            <w:rFonts w:ascii="Courier New" w:hAnsi="Courier New" w:cs="Courier New"/>
            <w:color w:val="999977"/>
            <w:sz w:val="20"/>
            <w:szCs w:val="20"/>
            <w:shd w:val="clear" w:color="auto" w:fill="E5E5E5"/>
          </w:rPr>
          <w:t>(</w:t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fldChar w:fldCharType="begin"/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instrText xml:space="preserve"> HYPERLINK "http://localhost/phpmyadmin/url.php?url=https://dev.mysql.com/doc/refman/8.0/en/select.html" \t "mysql_doc" </w:instrText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fldChar w:fldCharType="separate"/>
        </w:r>
        <w:r w:rsidR="009C4A7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fldChar w:fldCharType="end"/>
        </w:r>
        <w:r w:rsidR="009C4A79">
          <w:rPr>
            <w:rFonts w:ascii="Courier New" w:hAnsi="Courier New" w:cs="Courier New"/>
            <w:color w:val="444444"/>
            <w:sz w:val="20"/>
            <w:szCs w:val="20"/>
            <w:shd w:val="clear" w:color="auto" w:fill="E5E5E5"/>
          </w:rPr>
          <w:t> sal </w:t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t>FROM</w:t>
        </w:r>
        <w:r w:rsidR="009C4A79">
          <w:rPr>
            <w:rFonts w:ascii="Courier New" w:hAnsi="Courier New" w:cs="Courier New"/>
            <w:color w:val="444444"/>
            <w:sz w:val="20"/>
            <w:szCs w:val="20"/>
            <w:shd w:val="clear" w:color="auto" w:fill="E5E5E5"/>
          </w:rPr>
          <w:t> employee </w:t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t>where</w:t>
        </w:r>
        <w:r w:rsidR="009C4A79">
          <w:rPr>
            <w:rFonts w:ascii="Courier New" w:hAnsi="Courier New" w:cs="Courier New"/>
            <w:color w:val="444444"/>
            <w:sz w:val="20"/>
            <w:szCs w:val="20"/>
            <w:shd w:val="clear" w:color="auto" w:fill="E5E5E5"/>
          </w:rPr>
          <w:t> e_name </w:t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fldChar w:fldCharType="begin"/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instrText xml:space="preserve"> HYPERLINK "http://localhost/phpmyadmin/url.php?url=https://dev.mysql.com/doc/refman/8.0/en/comparison-operators.html%23function_in" \t "mysql_doc" </w:instrText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fldChar w:fldCharType="separate"/>
        </w:r>
        <w:r w:rsidR="009C4A7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fldChar w:fldCharType="end"/>
        </w:r>
        <w:r w:rsidR="009C4A79">
          <w:rPr>
            <w:rStyle w:val="cm-bracket"/>
            <w:rFonts w:ascii="Courier New" w:hAnsi="Courier New" w:cs="Courier New"/>
            <w:color w:val="999977"/>
            <w:sz w:val="20"/>
            <w:szCs w:val="20"/>
            <w:shd w:val="clear" w:color="auto" w:fill="E5E5E5"/>
          </w:rPr>
          <w:t>(</w:t>
        </w:r>
        <w:r w:rsidR="009C4A79">
          <w:rPr>
            <w:rStyle w:val="cm-string"/>
            <w:rFonts w:ascii="Courier New" w:hAnsi="Courier New" w:cs="Courier New"/>
            <w:color w:val="AA1111"/>
            <w:sz w:val="20"/>
            <w:szCs w:val="20"/>
            <w:shd w:val="clear" w:color="auto" w:fill="E5E5E5"/>
          </w:rPr>
          <w:t>'FORD'</w:t>
        </w:r>
        <w:r w:rsidR="009C4A79">
          <w:rPr>
            <w:rStyle w:val="cm-punctuation"/>
            <w:rFonts w:ascii="Courier New" w:hAnsi="Courier New" w:cs="Courier New"/>
            <w:color w:val="444444"/>
            <w:sz w:val="20"/>
            <w:szCs w:val="20"/>
            <w:shd w:val="clear" w:color="auto" w:fill="E5E5E5"/>
          </w:rPr>
          <w:t>,</w:t>
        </w:r>
        <w:r w:rsidR="009C4A79">
          <w:rPr>
            <w:rStyle w:val="cm-string"/>
            <w:rFonts w:ascii="Courier New" w:hAnsi="Courier New" w:cs="Courier New"/>
            <w:color w:val="AA1111"/>
            <w:sz w:val="20"/>
            <w:szCs w:val="20"/>
            <w:shd w:val="clear" w:color="auto" w:fill="E5E5E5"/>
          </w:rPr>
          <w:t>'SMITH'</w:t>
        </w:r>
        <w:r w:rsidR="009C4A79">
          <w:rPr>
            <w:rStyle w:val="cm-bracket"/>
            <w:rFonts w:ascii="Courier New" w:hAnsi="Courier New" w:cs="Courier New"/>
            <w:color w:val="999977"/>
            <w:sz w:val="20"/>
            <w:szCs w:val="20"/>
            <w:shd w:val="clear" w:color="auto" w:fill="E5E5E5"/>
          </w:rPr>
          <w:t>))</w:t>
        </w:r>
        <w:r w:rsidR="009C4A79">
          <w:rPr>
            <w:rFonts w:ascii="Courier New" w:hAnsi="Courier New" w:cs="Courier New"/>
            <w:color w:val="444444"/>
            <w:sz w:val="20"/>
            <w:szCs w:val="20"/>
            <w:shd w:val="clear" w:color="auto" w:fill="E5E5E5"/>
          </w:rPr>
          <w:t> </w:t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t>ORDER</w:t>
        </w:r>
        <w:r w:rsidR="009C4A79">
          <w:rPr>
            <w:rFonts w:ascii="Courier New" w:hAnsi="Courier New" w:cs="Courier New"/>
            <w:color w:val="444444"/>
            <w:sz w:val="20"/>
            <w:szCs w:val="20"/>
            <w:shd w:val="clear" w:color="auto" w:fill="E5E5E5"/>
          </w:rPr>
          <w:t> </w:t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t>BY</w:t>
        </w:r>
        <w:r w:rsidR="009C4A79">
          <w:rPr>
            <w:rFonts w:ascii="Courier New" w:hAnsi="Courier New" w:cs="Courier New"/>
            <w:color w:val="444444"/>
            <w:sz w:val="20"/>
            <w:szCs w:val="20"/>
            <w:shd w:val="clear" w:color="auto" w:fill="E5E5E5"/>
          </w:rPr>
          <w:t> sal </w:t>
        </w:r>
        <w:r w:rsidR="009C4A79">
          <w:rPr>
            <w:rStyle w:val="cm-keyword"/>
            <w:rFonts w:ascii="Courier New" w:hAnsi="Courier New" w:cs="Courier New"/>
            <w:color w:val="770088"/>
            <w:sz w:val="20"/>
            <w:szCs w:val="20"/>
            <w:shd w:val="clear" w:color="auto" w:fill="E5E5E5"/>
          </w:rPr>
          <w:t>DESC</w:t>
        </w:r>
        <w:r w:rsidR="009C4A79">
          <w:rPr>
            <w:rStyle w:val="cm-punctuation"/>
            <w:rFonts w:ascii="Courier New" w:hAnsi="Courier New" w:cs="Courier New"/>
            <w:color w:val="444444"/>
            <w:sz w:val="20"/>
            <w:szCs w:val="20"/>
            <w:shd w:val="clear" w:color="auto" w:fill="E5E5E5"/>
          </w:rPr>
          <w:t>;</w:t>
        </w:r>
      </w:ins>
    </w:p>
    <w:p w14:paraId="373E43F6" w14:textId="77777777" w:rsidR="002C455E" w:rsidRDefault="002C455E" w:rsidP="002C455E">
      <w:pPr>
        <w:rPr>
          <w:ins w:id="1" w:author="VILINCE PATEL" w:date="2023-05-26T00:31:00Z"/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BC7D223" w14:textId="520316B7" w:rsidR="009C4A79" w:rsidRDefault="009C4A79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ins w:id="2" w:author="VILINCE PATEL" w:date="2023-05-26T00:31:00Z">
        <w:r w:rsidRPr="009C4A79">
          <w:rPr>
            <w:rFonts w:ascii="Times New Roman" w:hAnsi="Times New Roman" w:cs="Times New Roman"/>
            <w:b/>
            <w:bCs/>
            <w:sz w:val="24"/>
            <w:szCs w:val="24"/>
          </w:rPr>
          <w:drawing>
            <wp:inline distT="0" distB="0" distL="0" distR="0" wp14:anchorId="5B8B3CFA" wp14:editId="3F31A17B">
              <wp:extent cx="5731510" cy="605155"/>
              <wp:effectExtent l="0" t="0" r="2540" b="4445"/>
              <wp:docPr id="983983589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83983589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6051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4425C9C" w14:textId="7777777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0F5445" w14:textId="4BC3BAD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Q-16 List the emps whose jobs same as SMITH OR ALLEN.</w:t>
      </w:r>
    </w:p>
    <w:p w14:paraId="3C35097A" w14:textId="05DF6200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  <w:hyperlink r:id="rId37" w:tgtFrame="mysql_doc" w:history="1">
        <w:r w:rsidR="00DE04D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E04D7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E04D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 </w:t>
      </w:r>
      <w:r w:rsidR="00DE04D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job </w:t>
      </w:r>
      <w:hyperlink r:id="rId38" w:tgtFrame="mysql_doc" w:history="1">
        <w:r w:rsidR="00DE04D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 w:rsidR="00DE04D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hyperlink r:id="rId39" w:tgtFrame="mysql_doc" w:history="1">
        <w:r w:rsidR="00DE04D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job </w:t>
      </w:r>
      <w:r w:rsidR="00DE04D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 </w:t>
      </w:r>
      <w:r w:rsidR="00DE04D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e_name </w:t>
      </w:r>
      <w:hyperlink r:id="rId40" w:tgtFrame="mysql_doc" w:history="1">
        <w:r w:rsidR="00DE04D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 w:rsidR="00DE04D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E04D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'ALLEN'</w:t>
      </w:r>
      <w:r w:rsidR="00DE04D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E04D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'SMITH'</w:t>
      </w:r>
      <w:r w:rsidR="00DE04D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))</w:t>
      </w:r>
      <w:r w:rsidR="00DE04D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9B963DC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D7D684B" w14:textId="698D37CE" w:rsidR="00DE04D7" w:rsidRDefault="00DE04D7" w:rsidP="002C455E">
      <w:pPr>
        <w:rPr>
          <w:ins w:id="3" w:author="VILINCE PATEL" w:date="2023-05-26T00:31:00Z"/>
          <w:rFonts w:ascii="Times New Roman" w:hAnsi="Times New Roman" w:cs="Times New Roman"/>
          <w:b/>
          <w:bCs/>
          <w:sz w:val="24"/>
          <w:szCs w:val="24"/>
        </w:rPr>
      </w:pPr>
      <w:r w:rsidRPr="00DE04D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A2CAE7" wp14:editId="5F586653">
            <wp:extent cx="5731510" cy="1845310"/>
            <wp:effectExtent l="0" t="0" r="2540" b="2540"/>
            <wp:docPr id="186661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125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E2B9" w14:textId="77777777" w:rsidR="009C4A79" w:rsidRDefault="009C4A79" w:rsidP="009C4A7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489BD" w14:textId="7777777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0C9DDF" w14:textId="53D09342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Q-17) Any jobs of deptno 10 those that are not found in deptno 20.</w:t>
      </w:r>
    </w:p>
    <w:p w14:paraId="7B00D114" w14:textId="76A7305A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  <w:hyperlink r:id="rId42" w:tgtFrame="mysql_doc" w:history="1">
        <w:r w:rsidR="00DE04D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E04D7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E04D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 </w:t>
      </w:r>
      <w:r w:rsidR="00DE04D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dept_no</w:t>
      </w:r>
      <w:r w:rsidR="00DE04D7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DE04D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43" w:tgtFrame="mysql_doc" w:history="1">
        <w:r w:rsidR="00DE04D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job </w:t>
      </w:r>
      <w:hyperlink r:id="rId44" w:tgtFrame="mysql_doc" w:history="1">
        <w:r w:rsidR="00DE04D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45" w:tgtFrame="mysql_doc" w:history="1">
        <w:r w:rsidR="00DE04D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 w:rsidR="00DE04D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hyperlink r:id="rId46" w:tgtFrame="mysql_doc" w:history="1">
        <w:r w:rsidR="00DE04D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job </w:t>
      </w:r>
      <w:r w:rsidR="00DE04D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 </w:t>
      </w:r>
      <w:r w:rsidR="00DE04D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dept_no</w:t>
      </w:r>
      <w:r w:rsidR="00DE04D7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DE04D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</w:t>
      </w:r>
      <w:r w:rsidR="00DE04D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E04D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961F874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868E362" w14:textId="73612E48" w:rsidR="00DE04D7" w:rsidRDefault="00DE04D7" w:rsidP="00DE04D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4D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2397F28" wp14:editId="64F061FF">
            <wp:extent cx="5731510" cy="705485"/>
            <wp:effectExtent l="0" t="0" r="2540" b="0"/>
            <wp:docPr id="190347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701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4F73" w14:textId="7777777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754882" w14:textId="181073EC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Q-18) Find the higest sal of EMP table.</w:t>
      </w:r>
    </w:p>
    <w:p w14:paraId="392A86D4" w14:textId="4897B963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  <w:hyperlink r:id="rId48" w:tgtFrame="mysql_doc" w:history="1">
        <w:r w:rsidR="00DE04D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49" w:tgtFrame="mysql_doc" w:history="1">
        <w:r w:rsidR="00DE04D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MAX</w:t>
        </w:r>
      </w:hyperlink>
      <w:r w:rsidR="00DE04D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sal</w:t>
      </w:r>
      <w:r w:rsidR="00DE04D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E04D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</w:t>
      </w:r>
      <w:r w:rsidR="00DE04D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F833A93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55D9E53" w14:textId="79219A9E" w:rsidR="00DE04D7" w:rsidRDefault="00DE04D7" w:rsidP="00DE04D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4D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935A6F2" wp14:editId="3A525C05">
            <wp:extent cx="1263715" cy="520727"/>
            <wp:effectExtent l="0" t="0" r="0" b="0"/>
            <wp:docPr id="1403585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8560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63715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E91A" w14:textId="7777777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F1A681" w14:textId="2DB9C73B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Q-19) Find details of highest paid employee.</w:t>
      </w:r>
    </w:p>
    <w:p w14:paraId="4823689A" w14:textId="58EE7CEF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  <w:hyperlink r:id="rId51" w:tgtFrame="mysql_doc" w:history="1">
        <w:r w:rsidR="00DE04D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E04D7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E04D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 </w:t>
      </w:r>
      <w:r w:rsidR="00DE04D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 </w:t>
      </w:r>
      <w:hyperlink r:id="rId52" w:tgtFrame="mysql_doc" w:history="1">
        <w:r w:rsidR="00DE04D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 w:rsidR="00DE04D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hyperlink r:id="rId53" w:tgtFrame="mysql_doc" w:history="1">
        <w:r w:rsidR="00DE04D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54" w:tgtFrame="mysql_doc" w:history="1">
        <w:r w:rsidR="00DE04D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MAX</w:t>
        </w:r>
      </w:hyperlink>
      <w:r w:rsidR="00DE04D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sal</w:t>
      </w:r>
      <w:r w:rsidR="00DE04D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E04D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DE04D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</w:t>
      </w:r>
      <w:r w:rsidR="00DE04D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E04D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170A78D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3AEB8A4" w14:textId="4212E06D" w:rsidR="00DE04D7" w:rsidRDefault="00DE04D7" w:rsidP="00DE04D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4D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389FC5" wp14:editId="142EDF94">
            <wp:extent cx="5731510" cy="647065"/>
            <wp:effectExtent l="0" t="0" r="2540" b="635"/>
            <wp:docPr id="120544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4409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BC02" w14:textId="7777777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3D1576" w14:textId="4F57A440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Q-20) Find the total sal given to the MGR.</w:t>
      </w:r>
    </w:p>
    <w:p w14:paraId="752E3584" w14:textId="788553C9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  <w:hyperlink r:id="rId56" w:tgtFrame="mysql_doc" w:history="1">
        <w:r w:rsidR="000C27B8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C27B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57" w:tgtFrame="mysql_doc" w:history="1">
        <w:r w:rsidR="000C27B8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sum</w:t>
        </w:r>
      </w:hyperlink>
      <w:r w:rsidR="000C27B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0C27B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sal</w:t>
      </w:r>
      <w:r w:rsidR="000C27B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0C27B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C27B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C27B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 </w:t>
      </w:r>
      <w:r w:rsidR="000C27B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0C27B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job</w:t>
      </w:r>
      <w:r w:rsidR="000C27B8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0C27B8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'MANAGER'</w:t>
      </w:r>
      <w:r w:rsidR="000C27B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8C80A95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36B44EE" w14:textId="5772638F" w:rsidR="00DE04D7" w:rsidRDefault="00DE04D7" w:rsidP="00DE04D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4D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623EC9" wp14:editId="060F9D0F">
            <wp:extent cx="1505027" cy="641383"/>
            <wp:effectExtent l="0" t="0" r="0" b="6350"/>
            <wp:docPr id="204430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0931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6B04" w14:textId="7777777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F7C275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F4FC2E" w14:textId="77777777" w:rsidR="00601071" w:rsidRDefault="00601071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BDE0F2" w14:textId="3DDC6951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Q-21) List the emps whose names contains ‘A’.</w:t>
      </w:r>
    </w:p>
    <w:p w14:paraId="638A7C19" w14:textId="16CD7426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  <w:hyperlink r:id="rId59" w:tgtFrame="mysql_doc" w:history="1">
        <w:r w:rsidR="000C27B8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C27B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C27B8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0C27B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C27B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C27B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 </w:t>
      </w:r>
      <w:r w:rsidR="000C27B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0C27B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e_name </w:t>
      </w:r>
      <w:hyperlink r:id="rId60" w:tgtFrame="mysql_doc" w:history="1">
        <w:r w:rsidR="000C27B8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0C27B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C27B8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 w:rsidR="000C27B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2C7BAB9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09FDF0A" w14:textId="4EC24879" w:rsidR="000C27B8" w:rsidRDefault="000C27B8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27B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E631D6E" wp14:editId="0EC419E2">
            <wp:extent cx="5731510" cy="1862455"/>
            <wp:effectExtent l="0" t="0" r="2540" b="4445"/>
            <wp:docPr id="72478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8060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B891" w14:textId="7777777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75A45B" w14:textId="3DDC7F8F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Q-22) Find all the emps who earn the minimum Salary for each job wise in ascending order.</w:t>
      </w:r>
    </w:p>
    <w:p w14:paraId="4506F0F9" w14:textId="4588DE43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  <w:hyperlink r:id="rId62" w:tgtFrame="mysql_doc" w:history="1">
        <w:r w:rsidR="00C9782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978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782F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978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78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978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 </w:t>
      </w:r>
      <w:r w:rsidR="00C978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978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 </w:t>
      </w:r>
      <w:hyperlink r:id="rId63" w:tgtFrame="mysql_doc" w:history="1">
        <w:r w:rsidR="00C9782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 w:rsidR="00C9782F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hyperlink r:id="rId64" w:tgtFrame="mysql_doc" w:history="1">
        <w:r w:rsidR="00C9782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978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5" w:tgtFrame="mysql_doc" w:history="1">
        <w:r w:rsidR="00C9782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MIN</w:t>
        </w:r>
      </w:hyperlink>
      <w:r w:rsidR="00C9782F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C978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sal</w:t>
      </w:r>
      <w:r w:rsidR="00C9782F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C978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78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978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 </w:t>
      </w:r>
      <w:r w:rsidR="00C978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C978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78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C978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job</w:t>
      </w:r>
      <w:r w:rsidR="00C9782F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C978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78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="00C978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78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C978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 </w:t>
      </w:r>
      <w:r w:rsidR="00C978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 w:rsidR="00C9782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6575534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BF16333" w14:textId="2EFC8496" w:rsidR="002C455E" w:rsidRDefault="00C9782F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782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773381" wp14:editId="22498E62">
            <wp:extent cx="5731510" cy="1785620"/>
            <wp:effectExtent l="0" t="0" r="2540" b="5080"/>
            <wp:docPr id="79731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1574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CDD0" w14:textId="77777777" w:rsidR="00C9782F" w:rsidRDefault="00C9782F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146DFC" w14:textId="63209C5F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Q-23) List the emps whose sal greater than Blake’s sal.</w:t>
      </w:r>
    </w:p>
    <w:p w14:paraId="37767271" w14:textId="3A7B5D35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</w:p>
    <w:p w14:paraId="561120D5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585C229" w14:textId="7777777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BA263E" w14:textId="2AAD2B14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Q-24) Create view v1 to select ename, job, dname, loc whose deptno are same.</w:t>
      </w:r>
    </w:p>
    <w:p w14:paraId="784D2BFD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</w:p>
    <w:p w14:paraId="439D9301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93D1B4D" w14:textId="7777777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B41714" w14:textId="7A9710A4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Q-25) Create a procedure with dno as input parameter to fetch ename and dname.</w:t>
      </w:r>
    </w:p>
    <w:p w14:paraId="55E7DBA0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</w:p>
    <w:p w14:paraId="3AE1747F" w14:textId="77777777" w:rsidR="002C455E" w:rsidRDefault="002C455E" w:rsidP="002C45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DFE0A8F" w14:textId="77777777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816638" w14:textId="119DBF23" w:rsidR="002C455E" w:rsidRDefault="002C455E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Q-26) Add column Pin with bigint data type in </w:t>
      </w:r>
      <w:r w:rsidR="006A0469">
        <w:rPr>
          <w:rFonts w:ascii="Times New Roman" w:hAnsi="Times New Roman" w:cs="Times New Roman"/>
          <w:b/>
          <w:bCs/>
          <w:sz w:val="24"/>
          <w:szCs w:val="24"/>
        </w:rPr>
        <w:t>table student.</w:t>
      </w:r>
    </w:p>
    <w:p w14:paraId="2B853CCA" w14:textId="77777777" w:rsidR="006A0469" w:rsidRDefault="006A0469" w:rsidP="006A04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Query: </w:t>
      </w:r>
    </w:p>
    <w:p w14:paraId="3179E767" w14:textId="77777777" w:rsidR="006A0469" w:rsidRDefault="006A0469" w:rsidP="006A04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8B60FB3" w14:textId="77777777" w:rsidR="006A0469" w:rsidRPr="00E70BAF" w:rsidRDefault="006A0469" w:rsidP="00E7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A0469" w:rsidRPr="00E70BAF" w:rsidSect="00B76BA4">
      <w:headerReference w:type="default" r:id="rId67"/>
      <w:footerReference w:type="default" r:id="rId68"/>
      <w:pgSz w:w="11906" w:h="16838"/>
      <w:pgMar w:top="1440" w:right="1440" w:bottom="1440" w:left="1440" w:header="708" w:footer="708" w:gutter="0"/>
      <w:pgBorders w:offsetFrom="page">
        <w:top w:val="thinThickSmallGap" w:sz="18" w:space="24" w:color="auto"/>
        <w:left w:val="thinThickSmallGap" w:sz="18" w:space="24" w:color="auto"/>
        <w:bottom w:val="thinThickSmallGap" w:sz="18" w:space="24" w:color="auto"/>
        <w:right w:val="thinThickSmallGap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EFE7C" w14:textId="77777777" w:rsidR="00D35FE4" w:rsidRDefault="00D35FE4" w:rsidP="00B76BA4">
      <w:pPr>
        <w:spacing w:after="0" w:line="240" w:lineRule="auto"/>
      </w:pPr>
      <w:r>
        <w:separator/>
      </w:r>
    </w:p>
  </w:endnote>
  <w:endnote w:type="continuationSeparator" w:id="0">
    <w:p w14:paraId="2FA09A87" w14:textId="77777777" w:rsidR="00D35FE4" w:rsidRDefault="00D35FE4" w:rsidP="00B76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7361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B46A9F" w14:textId="156A1FFE" w:rsidR="00B76BA4" w:rsidRDefault="00B76BA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97A2E9" w14:textId="77777777" w:rsidR="00B76BA4" w:rsidRDefault="00B76B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FBDFD" w14:textId="77777777" w:rsidR="00D35FE4" w:rsidRDefault="00D35FE4" w:rsidP="00B76BA4">
      <w:pPr>
        <w:spacing w:after="0" w:line="240" w:lineRule="auto"/>
      </w:pPr>
      <w:r>
        <w:separator/>
      </w:r>
    </w:p>
  </w:footnote>
  <w:footnote w:type="continuationSeparator" w:id="0">
    <w:p w14:paraId="71959000" w14:textId="77777777" w:rsidR="00D35FE4" w:rsidRDefault="00D35FE4" w:rsidP="00B76B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F7E16" w14:textId="5D98F90C" w:rsidR="00B76BA4" w:rsidRDefault="00B76BA4">
    <w:pPr>
      <w:pStyle w:val="Header"/>
    </w:pPr>
    <w:r>
      <w:tab/>
    </w:r>
    <w:r>
      <w:tab/>
      <w:t>Vilince Patel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ILINCE PATEL">
    <w15:presenceInfo w15:providerId="Windows Live" w15:userId="83c63db3e4c65eb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BAF"/>
    <w:rsid w:val="00092BF3"/>
    <w:rsid w:val="000C27B8"/>
    <w:rsid w:val="00191C16"/>
    <w:rsid w:val="002C455E"/>
    <w:rsid w:val="00601071"/>
    <w:rsid w:val="006A0469"/>
    <w:rsid w:val="009C4A79"/>
    <w:rsid w:val="00AA2D7E"/>
    <w:rsid w:val="00B339D4"/>
    <w:rsid w:val="00B76BA4"/>
    <w:rsid w:val="00BA0B8A"/>
    <w:rsid w:val="00C9782F"/>
    <w:rsid w:val="00D35FE4"/>
    <w:rsid w:val="00DE04D7"/>
    <w:rsid w:val="00E70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598AA"/>
  <w15:chartTrackingRefBased/>
  <w15:docId w15:val="{5F071521-22EC-4C5F-AE5E-A7351446E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E70BAF"/>
  </w:style>
  <w:style w:type="character" w:styleId="Hyperlink">
    <w:name w:val="Hyperlink"/>
    <w:basedOn w:val="DefaultParagraphFont"/>
    <w:uiPriority w:val="99"/>
    <w:semiHidden/>
    <w:unhideWhenUsed/>
    <w:rsid w:val="00E70BAF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E70BAF"/>
  </w:style>
  <w:style w:type="character" w:customStyle="1" w:styleId="cm-operator">
    <w:name w:val="cm-operator"/>
    <w:basedOn w:val="DefaultParagraphFont"/>
    <w:rsid w:val="00E70BAF"/>
  </w:style>
  <w:style w:type="character" w:customStyle="1" w:styleId="cm-number">
    <w:name w:val="cm-number"/>
    <w:basedOn w:val="DefaultParagraphFont"/>
    <w:rsid w:val="00191C16"/>
  </w:style>
  <w:style w:type="character" w:customStyle="1" w:styleId="cm-variable-2">
    <w:name w:val="cm-variable-2"/>
    <w:basedOn w:val="DefaultParagraphFont"/>
    <w:rsid w:val="00191C16"/>
  </w:style>
  <w:style w:type="character" w:customStyle="1" w:styleId="cm-string">
    <w:name w:val="cm-string"/>
    <w:basedOn w:val="DefaultParagraphFont"/>
    <w:rsid w:val="00191C16"/>
  </w:style>
  <w:style w:type="character" w:customStyle="1" w:styleId="cm-bracket">
    <w:name w:val="cm-bracket"/>
    <w:basedOn w:val="DefaultParagraphFont"/>
    <w:rsid w:val="00191C16"/>
  </w:style>
  <w:style w:type="paragraph" w:styleId="Revision">
    <w:name w:val="Revision"/>
    <w:hidden/>
    <w:uiPriority w:val="99"/>
    <w:semiHidden/>
    <w:rsid w:val="009C4A7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76B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BA4"/>
  </w:style>
  <w:style w:type="paragraph" w:styleId="Footer">
    <w:name w:val="footer"/>
    <w:basedOn w:val="Normal"/>
    <w:link w:val="FooterChar"/>
    <w:uiPriority w:val="99"/>
    <w:unhideWhenUsed/>
    <w:rsid w:val="00B76B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B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/phpmyadmin/url.php?url=https://dev.mysql.com/doc/refman/8.0/en/logical-operators.html%23operator_and" TargetMode="External"/><Relationship Id="rId21" Type="http://schemas.openxmlformats.org/officeDocument/2006/relationships/hyperlink" Target="http://localhost/phpmyadmin/url.php?url=https://dev.mysql.com/doc/refman/8.0/en/select.html" TargetMode="External"/><Relationship Id="rId42" Type="http://schemas.openxmlformats.org/officeDocument/2006/relationships/hyperlink" Target="http://localhost/phpmyadmin/url.php?url=https://dev.mysql.com/doc/refman/8.0/en/select.html" TargetMode="External"/><Relationship Id="rId47" Type="http://schemas.openxmlformats.org/officeDocument/2006/relationships/image" Target="media/image15.png"/><Relationship Id="rId63" Type="http://schemas.openxmlformats.org/officeDocument/2006/relationships/hyperlink" Target="http://localhost/phpmyadmin/url.php?url=https://dev.mysql.com/doc/refman/8.0/en/comparison-operators.html%23function_in" TargetMode="External"/><Relationship Id="rId68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8.0/en/select.html" TargetMode="External"/><Relationship Id="rId29" Type="http://schemas.openxmlformats.org/officeDocument/2006/relationships/hyperlink" Target="http://localhost/phpmyadmin/url.php?url=https://dev.mysql.com/doc/refman/8.0/en/logical-operators.html%23operator_not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localhost/phpmyadmin/url.php?url=https://dev.mysql.com/doc/refman/8.0/en/select.html" TargetMode="External"/><Relationship Id="rId32" Type="http://schemas.openxmlformats.org/officeDocument/2006/relationships/hyperlink" Target="http://localhost/phpmyadmin/url.php?url=https://dev.mysql.com/doc/refman/8.0/en/select.html" TargetMode="External"/><Relationship Id="rId37" Type="http://schemas.openxmlformats.org/officeDocument/2006/relationships/hyperlink" Target="http://localhost/phpmyadmin/url.php?url=https://dev.mysql.com/doc/refman/8.0/en/select.html" TargetMode="External"/><Relationship Id="rId40" Type="http://schemas.openxmlformats.org/officeDocument/2006/relationships/hyperlink" Target="http://localhost/phpmyadmin/url.php?url=https://dev.mysql.com/doc/refman/8.0/en/comparison-operators.html%23function_in" TargetMode="External"/><Relationship Id="rId45" Type="http://schemas.openxmlformats.org/officeDocument/2006/relationships/hyperlink" Target="http://localhost/phpmyadmin/url.php?url=https://dev.mysql.com/doc/refman/8.0/en/comparison-operators.html%23function_in" TargetMode="External"/><Relationship Id="rId53" Type="http://schemas.openxmlformats.org/officeDocument/2006/relationships/hyperlink" Target="http://localhost/phpmyadmin/url.php?url=https://dev.mysql.com/doc/refman/8.0/en/select.html" TargetMode="External"/><Relationship Id="rId58" Type="http://schemas.openxmlformats.org/officeDocument/2006/relationships/image" Target="media/image18.png"/><Relationship Id="rId66" Type="http://schemas.openxmlformats.org/officeDocument/2006/relationships/image" Target="media/image20.png"/><Relationship Id="rId5" Type="http://schemas.openxmlformats.org/officeDocument/2006/relationships/endnotes" Target="endnotes.xml"/><Relationship Id="rId61" Type="http://schemas.openxmlformats.org/officeDocument/2006/relationships/image" Target="media/image19.png"/><Relationship Id="rId19" Type="http://schemas.openxmlformats.org/officeDocument/2006/relationships/hyperlink" Target="http://localhost/phpmyadmin/url.php?url=https://dev.mysql.com/doc/refman/8.0/en/logical-operators.html%23operator_or" TargetMode="External"/><Relationship Id="rId14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hyperlink" Target="http://localhost/phpmyadmin/url.php?url=https://dev.mysql.com/doc/refman/8.0/en/logical-operators.html%23operator_and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://localhost/phpmyadmin/url.php?url=https://dev.mysql.com/doc/refman/8.0/en/string-comparison-functions.html%23operator_like" TargetMode="External"/><Relationship Id="rId35" Type="http://schemas.openxmlformats.org/officeDocument/2006/relationships/image" Target="media/image12.png"/><Relationship Id="rId43" Type="http://schemas.openxmlformats.org/officeDocument/2006/relationships/hyperlink" Target="http://localhost/phpmyadmin/url.php?url=https://dev.mysql.com/doc/refman/8.0/en/logical-operators.html%23operator_and" TargetMode="External"/><Relationship Id="rId48" Type="http://schemas.openxmlformats.org/officeDocument/2006/relationships/hyperlink" Target="http://localhost/phpmyadmin/url.php?url=https://dev.mysql.com/doc/refman/8.0/en/select.html" TargetMode="External"/><Relationship Id="rId56" Type="http://schemas.openxmlformats.org/officeDocument/2006/relationships/hyperlink" Target="http://localhost/phpmyadmin/url.php?url=https://dev.mysql.com/doc/refman/8.0/en/select.html" TargetMode="External"/><Relationship Id="rId64" Type="http://schemas.openxmlformats.org/officeDocument/2006/relationships/hyperlink" Target="http://localhost/phpmyadmin/url.php?url=https://dev.mysql.com/doc/refman/8.0/en/select.html" TargetMode="External"/><Relationship Id="rId69" Type="http://schemas.openxmlformats.org/officeDocument/2006/relationships/fontTable" Target="fontTable.xml"/><Relationship Id="rId8" Type="http://schemas.openxmlformats.org/officeDocument/2006/relationships/hyperlink" Target="http://localhost/phpmyadmin/url.php?url=https://dev.mysql.com/doc/refman/8.0/en/select.html" TargetMode="External"/><Relationship Id="rId51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localhost/phpmyadmin/url.php?url=https://dev.mysql.com/doc/refman/8.0/en/string-comparison-functions.html%23operator_like" TargetMode="External"/><Relationship Id="rId33" Type="http://schemas.openxmlformats.org/officeDocument/2006/relationships/hyperlink" Target="http://localhost/phpmyadmin/url.php?url=https://dev.mysql.com/doc/refman/8.0/en/logical-operators.html%23operator_and" TargetMode="External"/><Relationship Id="rId38" Type="http://schemas.openxmlformats.org/officeDocument/2006/relationships/hyperlink" Target="http://localhost/phpmyadmin/url.php?url=https://dev.mysql.com/doc/refman/8.0/en/comparison-operators.html%23function_in" TargetMode="External"/><Relationship Id="rId46" Type="http://schemas.openxmlformats.org/officeDocument/2006/relationships/hyperlink" Target="http://localhost/phpmyadmin/url.php?url=https://dev.mysql.com/doc/refman/8.0/en/select.html" TargetMode="External"/><Relationship Id="rId59" Type="http://schemas.openxmlformats.org/officeDocument/2006/relationships/hyperlink" Target="http://localhost/phpmyadmin/url.php?url=https://dev.mysql.com/doc/refman/8.0/en/select.html" TargetMode="External"/><Relationship Id="rId67" Type="http://schemas.openxmlformats.org/officeDocument/2006/relationships/header" Target="header1.xml"/><Relationship Id="rId20" Type="http://schemas.openxmlformats.org/officeDocument/2006/relationships/image" Target="media/image7.png"/><Relationship Id="rId41" Type="http://schemas.openxmlformats.org/officeDocument/2006/relationships/image" Target="media/image14.png"/><Relationship Id="rId54" Type="http://schemas.openxmlformats.org/officeDocument/2006/relationships/hyperlink" Target="http://localhost/phpmyadmin/url.php?url=https://dev.mysql.com/doc/refman/8.0/en/aggregate-functions.html%23function_max" TargetMode="External"/><Relationship Id="rId62" Type="http://schemas.openxmlformats.org/officeDocument/2006/relationships/hyperlink" Target="http://localhost/phpmyadmin/url.php?url=https://dev.mysql.com/doc/refman/8.0/en/select.html" TargetMode="External"/><Relationship Id="rId70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hyperlink" Target="http://localhost/phpmyadmin/url.php?url=https://dev.mysql.com/doc/refman/8.0/en/select.html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hyperlink" Target="http://localhost/phpmyadmin/url.php?url=https://dev.mysql.com/doc/refman/8.0/en/select.html" TargetMode="External"/><Relationship Id="rId36" Type="http://schemas.openxmlformats.org/officeDocument/2006/relationships/image" Target="media/image13.png"/><Relationship Id="rId49" Type="http://schemas.openxmlformats.org/officeDocument/2006/relationships/hyperlink" Target="http://localhost/phpmyadmin/url.php?url=https://dev.mysql.com/doc/refman/8.0/en/aggregate-functions.html%23function_max" TargetMode="External"/><Relationship Id="rId57" Type="http://schemas.openxmlformats.org/officeDocument/2006/relationships/hyperlink" Target="http://localhost/phpmyadmin/url.php?url=https://dev.mysql.com/doc/refman/8.0/en/aggregate-functions.html%23function_sum" TargetMode="External"/><Relationship Id="rId10" Type="http://schemas.openxmlformats.org/officeDocument/2006/relationships/hyperlink" Target="http://localhost/phpmyadmin/url.php?url=https://dev.mysql.com/doc/refman/8.0/en/select.html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://localhost/phpmyadmin/url.php?url=https://dev.mysql.com/doc/refman/8.0/en/logical-operators.html%23operator_not" TargetMode="External"/><Relationship Id="rId52" Type="http://schemas.openxmlformats.org/officeDocument/2006/relationships/hyperlink" Target="http://localhost/phpmyadmin/url.php?url=https://dev.mysql.com/doc/refman/8.0/en/comparison-operators.html%23function_in" TargetMode="External"/><Relationship Id="rId60" Type="http://schemas.openxmlformats.org/officeDocument/2006/relationships/hyperlink" Target="http://localhost/phpmyadmin/url.php?url=https://dev.mysql.com/doc/refman/8.0/en/string-comparison-functions.html%23operator_like" TargetMode="External"/><Relationship Id="rId65" Type="http://schemas.openxmlformats.org/officeDocument/2006/relationships/hyperlink" Target="http://localhost/phpmyadmin/url.php?url=https://dev.mysql.com/doc/refman/8.0/en/aggregate-functions.html%23function_mi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://localhost/phpmyadmin/url.php?url=https://dev.mysql.com/doc/refman/8.0/en/select.html" TargetMode="External"/><Relationship Id="rId39" Type="http://schemas.openxmlformats.org/officeDocument/2006/relationships/hyperlink" Target="http://localhost/phpmyadmin/url.php?url=https://dev.mysql.com/doc/refman/8.0/en/select.html" TargetMode="External"/><Relationship Id="rId34" Type="http://schemas.openxmlformats.org/officeDocument/2006/relationships/image" Target="media/image11.png"/><Relationship Id="rId50" Type="http://schemas.openxmlformats.org/officeDocument/2006/relationships/image" Target="media/image16.png"/><Relationship Id="rId5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1441</Words>
  <Characters>8217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VILINCE PATEL</dc:creator>
  <cp:keywords/>
  <dc:description/>
  <cp:lastModifiedBy>VILINCE PATEL</cp:lastModifiedBy>
  <cp:revision>9</cp:revision>
  <dcterms:created xsi:type="dcterms:W3CDTF">2023-05-16T20:07:00Z</dcterms:created>
  <dcterms:modified xsi:type="dcterms:W3CDTF">2023-05-25T19:21:00Z</dcterms:modified>
</cp:coreProperties>
</file>